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за март 2026</w:t>
      </w:r>
    </w:p>
    <w:p>
      <w:pPr>
        <w:pStyle w:val="Heading1"/>
      </w:pPr>
      <w:r>
        <w:t>1. Цель</w:t>
      </w:r>
    </w:p>
    <w:p>
      <w:r>
        <w:t>Сравнить линейные модели, градиентный бустинг и многослойный перцептрон на учебных датасетах scikit-learn и выбрать бейзлайны для дальнейших экспериментов.</w:t>
      </w:r>
    </w:p>
    <w:p>
      <w:pPr>
        <w:pStyle w:val="Heading1"/>
      </w:pPr>
      <w:r>
        <w:t>2. Результаты</w:t>
      </w:r>
    </w:p>
    <w:p>
      <w:r>
        <w:t>Метрики посчитаны на валидационной выборке функцией calc_metrics.</w:t>
      </w:r>
    </w:p>
    <w:p>
      <w:pPr>
        <w:pStyle w:val="Caption"/>
      </w:pPr>
      <w:r>
        <w:t>Таблица 1 — Метрики моделей на валидации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Модель</w:t>
            </w:r>
          </w:p>
        </w:tc>
        <w:tc>
          <w:tcPr>
            <w:tcW w:type="dxa" w:w="2160"/>
          </w:tcPr>
          <w:p>
            <w:r>
              <w:t>Датасет</w:t>
            </w:r>
          </w:p>
        </w:tc>
        <w:tc>
          <w:tcPr>
            <w:tcW w:type="dxa" w:w="2160"/>
          </w:tcPr>
          <w:p>
            <w:r>
              <w:t>ROC-AUC</w:t>
            </w:r>
          </w:p>
        </w:tc>
        <w:tc>
          <w:tcPr>
            <w:tcW w:type="dxa" w:w="2160"/>
          </w:tcPr>
          <w:p>
            <w:r>
              <w:t>F1 (macro)</w:t>
            </w:r>
          </w:p>
        </w:tc>
      </w:tr>
      <w:tr>
        <w:tc>
          <w:tcPr>
            <w:tcW w:type="dxa" w:w="2160"/>
          </w:tcPr>
          <w:p>
            <w:r>
              <w:t>LogisticRegression, C=1.0</w:t>
            </w:r>
          </w:p>
        </w:tc>
        <w:tc>
          <w:tcPr>
            <w:tcW w:type="dxa" w:w="2160"/>
          </w:tcPr>
          <w:p>
            <w:r>
              <w:t>breast_cancer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0.9906</w:t>
            </w:r>
          </w:p>
        </w:tc>
      </w:tr>
      <w:tr>
        <w:tc>
          <w:tcPr>
            <w:tcW w:type="dxa" w:w="2160"/>
          </w:tcPr>
          <w:p>
            <w:r>
              <w:t>HistGradientBoosting, lr=0.3</w:t>
            </w:r>
          </w:p>
        </w:tc>
        <w:tc>
          <w:tcPr>
            <w:tcW w:type="dxa" w:w="2160"/>
          </w:tcPr>
          <w:p>
            <w:r>
              <w:t>breast_cancer</w:t>
            </w:r>
          </w:p>
        </w:tc>
        <w:tc>
          <w:tcPr>
            <w:tcW w:type="dxa" w:w="2160"/>
          </w:tcPr>
          <w:p>
            <w:r>
              <w:t>0.9928</w:t>
            </w:r>
          </w:p>
        </w:tc>
        <w:tc>
          <w:tcPr>
            <w:tcW w:type="dxa" w:w="2160"/>
          </w:tcPr>
          <w:p>
            <w:r>
              <w:t>0.9627</w:t>
            </w:r>
          </w:p>
        </w:tc>
      </w:tr>
      <w:tr>
        <w:tc>
          <w:tcPr>
            <w:tcW w:type="dxa" w:w="2160"/>
          </w:tcPr>
          <w:p>
            <w:r>
              <w:t>MLPClassifier + сдвиги</w:t>
            </w:r>
          </w:p>
        </w:tc>
        <w:tc>
          <w:tcPr>
            <w:tcW w:type="dxa" w:w="2160"/>
          </w:tcPr>
          <w:p>
            <w:r>
              <w:t>digits</w:t>
            </w:r>
          </w:p>
        </w:tc>
        <w:tc>
          <w:tcPr>
            <w:tcW w:type="dxa" w:w="2160"/>
          </w:tcPr>
          <w:p>
            <w:r>
              <w:t>0.9998</w:t>
            </w:r>
          </w:p>
        </w:tc>
        <w:tc>
          <w:tcPr>
            <w:tcW w:type="dxa" w:w="2160"/>
          </w:tcPr>
          <w:p>
            <w:r>
              <w:t>0.9781</w:t>
            </w:r>
          </w:p>
        </w:tc>
      </w:tr>
      <w:tr>
        <w:tc>
          <w:tcPr>
            <w:tcW w:type="dxa" w:w="2160"/>
          </w:tcPr>
          <w:p>
            <w:r>
              <w:t>NumpyMLP, cosine</w:t>
            </w:r>
          </w:p>
        </w:tc>
        <w:tc>
          <w:tcPr>
            <w:tcW w:type="dxa" w:w="2160"/>
          </w:tcPr>
          <w:p>
            <w:r>
              <w:t>digits</w:t>
            </w:r>
          </w:p>
        </w:tc>
        <w:tc>
          <w:tcPr>
            <w:tcW w:type="dxa" w:w="2160"/>
          </w:tcPr>
          <w:p>
            <w:r>
              <w:t>0.9947 (тест)</w:t>
            </w:r>
          </w:p>
        </w:tc>
        <w:tc>
          <w:tcPr>
            <w:tcW w:type="dxa" w:w="2160"/>
          </w:tcPr>
          <w:p>
            <w:r>
              <w:t>0.9527 (тест)</w:t>
            </w:r>
          </w:p>
        </w:tc>
      </w:tr>
    </w:tbl>
    <w:p>
      <w:r>
        <w:t>Лучший ROC-AUC на breast cancer у логистической регрессии; бустинг не дал выигрыша на этой задаче.</w:t>
      </w:r>
    </w:p>
    <w:p>
      <w:pPr>
        <w:pStyle w:val="Heading2"/>
      </w:pPr>
      <w:r>
        <w:t>2.1. Переобучение</w:t>
      </w:r>
    </w:p>
    <w:p>
      <w:r>
        <w:t>У ручного MLP на numpy переобучение заметно после 30-й эпохи: train loss продолжает падать (около 0.07 к эпохе 37), а accuracy на валидации перестаёт расти и держится на уровне 0.9639, достигнутом на эпохе 27. Ранняя остановка с patience 10 прервала обучение на эпохе 37 и вернула веса лучшей эпохи.</w:t>
      </w:r>
    </w:p>
    <w:p>
      <w:r>
        <w:t xml:space="preserve">Чтобы ослабить переобучение, увеличили weight decay с 1e-4 до </w:t>
      </w:r>
      <w:del w:id="101" w:author="Студент" w:date="2026-03-30T10:00:00Z">
        <w:r>
          <w:delText xml:space="preserve">5e-4</w:delText>
        </w:r>
      </w:del>
      <w:ins w:id="102" w:author="Студент" w:date="2026-03-30T10:00:00Z">
        <w:r>
          <w:t xml:space="preserve">1e-3</w:t>
        </w:r>
      </w:ins>
      <w:r>
        <w:t xml:space="preserve"> и уменьшили learning rate до 0.005.</w:t>
      </w:r>
    </w:p>
    <w:p>
      <w:r>
        <w:drawing>
          <wp:inline xmlns:a="http://schemas.openxmlformats.org/drawingml/2006/main" xmlns:pic="http://schemas.openxmlformats.org/drawingml/2006/picture">
            <wp:extent cx="5400000" cy="17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 — Кривые обучения NumpyMLP: cross-entropy и accuracy на валидации</w:t>
      </w:r>
    </w:p>
    <w:p>
      <w:pPr>
        <w:pStyle w:val="Heading1"/>
      </w:pPr>
      <w:r>
        <w:t>3. Выводы и планы</w:t>
      </w:r>
    </w:p>
    <w:p>
      <w:commentRangeStart w:id="0"/>
      <w:r>
        <w:t xml:space="preserve">Аугментация сдвигами на 1 пиксель немного повышает accuracy MLP на digits (0.9722 → 0.9778). </w:t>
      </w:r>
      <w:commentRangeEnd w:id="0"/>
      <w:r>
        <w:rPr>
          <w:rStyle w:val="CommentReference"/>
        </w:rPr>
        <w:commentReference w:id="0"/>
      </w:r>
      <w:r>
        <w:t>В апреле — калибровка вероятностей и сравнение с CatBoost.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А. Петров" w:initials="АП" w:date="2026-04-02T09:30:00Z">
    <w:p>
      <w:pPr>
        <w:pStyle w:val="CommentText"/>
      </w:pPr>
      <w:r>
        <w:rPr>
          <w:rStyle w:val="CommentReference"/>
        </w:rPr>
        <w:annotationRef/>
      </w:r>
      <w:r>
        <w:t>Проверьте аугментацию поворотами, а не только сдвигами.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Лаборатория машинного обучения — внутренний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за март 2026</dc:title>
  <dc:subject/>
  <dc:creator>Студент</dc:creator>
  <cp:keywords/>
  <dc:description>generated by python-docx</dc:description>
  <cp:lastModifiedBy/>
  <cp:revision>1</cp:revision>
  <dcterms:created xsi:type="dcterms:W3CDTF">2026-03-31T18:00:00Z</dcterms:created>
  <dcterms:modified xsi:type="dcterms:W3CDTF">2013-12-23T23:15:00Z</dcterms:modified>
  <cp:category/>
</cp:coreProperties>
</file>